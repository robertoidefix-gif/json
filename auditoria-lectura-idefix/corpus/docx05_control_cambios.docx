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 revisión de la factura A-2025/0157.</w:t>
      </w:r>
    </w:p>
    <w:p>
      <w:r>
        <w:t xml:space="preserve">El importe correcto es </w:t>
      </w:r>
      <w:del w:id="1" w:author="Revisor" w:date="2025-03-20T10:00:00Z">
        <w:r>
          <w:delText xml:space="preserve">1.200,00 € (IMPORTE ANTIGUO BORRADO)</w:delText>
        </w:r>
      </w:del>
      <w:ins w:id="2" w:author="Revisor" w:date="2025-03-20T10:00:00Z">
        <w:r>
          <w:t xml:space="preserve">1.354,60 €</w:t>
        </w:r>
      </w:ins>
      <w:r>
        <w:t xml:space="preserve"> según la factura rectificada.</w:t>
      </w:r>
    </w:p>
    <w:p>
      <w:r>
        <w:t>Fin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