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w:t xml:space="preserve">Importe: </w:t>
      </w:r>
      <w:del w:id="1" w:author="R">
        <w:r>
          <w:delText>900,00 € (ANTIGUO)</w:delText>
        </w:r>
      </w:del>
      <w:ins w:id="2" w:author="R">
        <w:r>
          <w:t xml:space="preserve">950,00 €</w:t>
        </w:r>
      </w:ins>
    </w:p>
    <w:p>
      <w:moveFrom w:id="3" w:author="R">
        <w:r>
          <w:t xml:space="preserve">Cláusula movida de sitio.</w:t>
        </w:r>
      </w:moveFrom>
    </w:p>
    <w:p>
      <w:r>
        <w:t xml:space="preserve">Texto intermedio.</w:t>
      </w:r>
    </w:p>
    <w:p>
      <w:moveTo w:id="4" w:author="R">
        <w:r>
          <w:t xml:space="preserve">Cláusula movida de sitio.</w:t>
        </w:r>
      </w:moveTo>
    </w:p>
    <w:p>
      <w:r>
        <w:rPr>
          <w:b/>
          <w:rPrChange w:id="5" w:author="R">
            <w:rPr/>
          </w:rPrChange>
        </w:rPr>
        <w:t>Negrita nueva.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cabecera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